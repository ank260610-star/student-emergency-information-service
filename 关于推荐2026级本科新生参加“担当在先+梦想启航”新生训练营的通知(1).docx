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5F7A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15" w:lineRule="exact"/>
        <w:jc w:val="center"/>
        <w:textAlignment w:val="auto"/>
        <w:rPr>
          <w:rFonts w:hint="default" w:ascii="Times New Roman Regular" w:hAnsi="Times New Roman Regular" w:eastAsia="方正小标宋简体" w:cs="Times New Roman Regular"/>
          <w:sz w:val="44"/>
          <w:szCs w:val="44"/>
          <w:lang w:val="en-US" w:eastAsia="zh-CN"/>
        </w:rPr>
      </w:pPr>
      <w:r>
        <w:rPr>
          <w:rFonts w:hint="default" w:ascii="Times New Roman Regular" w:hAnsi="Times New Roman Regular" w:eastAsia="方正小标宋简体" w:cs="Times New Roman Regular"/>
          <w:sz w:val="44"/>
          <w:szCs w:val="44"/>
          <w:lang w:val="en-US" w:eastAsia="zh-CN"/>
        </w:rPr>
        <w:t>关于推荐2026级本科新生参加</w:t>
      </w:r>
      <w:r>
        <w:rPr>
          <w:rFonts w:hint="default" w:ascii="Times New Roman Regular" w:hAnsi="Times New Roman Regular" w:eastAsia="方正小标宋简体" w:cs="Times New Roman Regular"/>
          <w:sz w:val="44"/>
          <w:szCs w:val="44"/>
        </w:rPr>
        <w:t>“担当在先 梦想启航”新生训练营</w:t>
      </w:r>
      <w:r>
        <w:rPr>
          <w:rFonts w:hint="default" w:ascii="Times New Roman Regular" w:hAnsi="Times New Roman Regular" w:eastAsia="方正小标宋简体" w:cs="Times New Roman Regular"/>
          <w:sz w:val="44"/>
          <w:szCs w:val="44"/>
          <w:lang w:val="en-US" w:eastAsia="zh-CN"/>
        </w:rPr>
        <w:t>的通知</w:t>
      </w:r>
    </w:p>
    <w:p w14:paraId="2FB83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15" w:lineRule="exact"/>
        <w:jc w:val="left"/>
        <w:textAlignment w:val="auto"/>
        <w:rPr>
          <w:rFonts w:hint="default" w:ascii="Times New Roman Regular" w:hAnsi="Times New Roman Regular" w:eastAsia="仿宋" w:cs="Times New Roman Regular"/>
          <w:sz w:val="32"/>
          <w:szCs w:val="32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sz w:val="32"/>
          <w:szCs w:val="32"/>
          <w:lang w:val="en-US" w:eastAsia="zh-CN"/>
        </w:rPr>
        <w:t>各学院：</w:t>
      </w:r>
    </w:p>
    <w:p w14:paraId="2E5C8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15" w:lineRule="exact"/>
        <w:ind w:firstLine="640" w:firstLineChars="200"/>
        <w:jc w:val="left"/>
        <w:textAlignment w:val="auto"/>
        <w:rPr>
          <w:rFonts w:hint="default" w:ascii="Times New Roman Regular" w:hAnsi="Times New Roman Regular" w:eastAsia="仿宋" w:cs="Times New Roman Regular"/>
          <w:sz w:val="32"/>
          <w:szCs w:val="32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sz w:val="32"/>
          <w:szCs w:val="32"/>
        </w:rPr>
        <w:t>为深入挖掘202</w:t>
      </w:r>
      <w:r>
        <w:rPr>
          <w:rFonts w:hint="default" w:ascii="Times New Roman Regular" w:hAnsi="Times New Roman Regular" w:eastAsia="仿宋" w:cs="Times New Roman Regular"/>
          <w:sz w:val="32"/>
          <w:szCs w:val="32"/>
          <w:lang w:val="en-US" w:eastAsia="zh-CN"/>
        </w:rPr>
        <w:t>6</w:t>
      </w:r>
      <w:r>
        <w:rPr>
          <w:rFonts w:hint="default" w:ascii="Times New Roman Regular" w:hAnsi="Times New Roman Regular" w:eastAsia="仿宋" w:cs="Times New Roman Regular"/>
          <w:sz w:val="32"/>
          <w:szCs w:val="32"/>
        </w:rPr>
        <w:t>级本科新生中思想上积极要求进步，综合素质突出的优秀学生，加强新生入学教育，为顺利迎新打下良好基础，打造一支理想信念坚定、服务奉献精神突出、组织领导能力较强的新生骨干储备队伍，党委学生工作部决定于新生开学前开展第</w:t>
      </w:r>
      <w:r>
        <w:rPr>
          <w:rFonts w:hint="default" w:ascii="Times New Roman Regular" w:hAnsi="Times New Roman Regular" w:eastAsia="仿宋" w:cs="Times New Roman Regular"/>
          <w:sz w:val="32"/>
          <w:szCs w:val="32"/>
          <w:lang w:val="en-US" w:eastAsia="zh-CN"/>
        </w:rPr>
        <w:t>二</w:t>
      </w:r>
      <w:r>
        <w:rPr>
          <w:rFonts w:hint="default" w:ascii="Times New Roman Regular" w:hAnsi="Times New Roman Regular" w:eastAsia="仿宋" w:cs="Times New Roman Regular"/>
          <w:sz w:val="32"/>
          <w:szCs w:val="32"/>
        </w:rPr>
        <w:t>期“担当在先 梦想启航”新生训练营</w:t>
      </w:r>
      <w:r>
        <w:rPr>
          <w:rFonts w:hint="default" w:ascii="Times New Roman Regular" w:hAnsi="Times New Roman Regular" w:eastAsia="仿宋" w:cs="Times New Roman Regular"/>
          <w:sz w:val="32"/>
          <w:szCs w:val="32"/>
          <w:lang w:eastAsia="zh-CN"/>
        </w:rPr>
        <w:t>，</w:t>
      </w:r>
      <w:r>
        <w:rPr>
          <w:rFonts w:hint="default" w:ascii="Times New Roman Regular" w:hAnsi="Times New Roman Regular" w:eastAsia="仿宋" w:cs="Times New Roman Regular"/>
          <w:sz w:val="32"/>
          <w:szCs w:val="32"/>
          <w:lang w:val="en-US" w:eastAsia="zh-CN"/>
        </w:rPr>
        <w:t>由学工部配备班主任统一组织管理。</w:t>
      </w:r>
    </w:p>
    <w:p w14:paraId="6A9C2D48">
      <w:pPr>
        <w:adjustRightInd w:val="0"/>
        <w:snapToGrid w:val="0"/>
        <w:spacing w:line="615" w:lineRule="exact"/>
        <w:ind w:firstLine="640" w:firstLineChars="200"/>
        <w:rPr>
          <w:rFonts w:hint="default" w:ascii="Times New Roman Regular" w:hAnsi="Times New Roman Regular" w:eastAsia="黑体" w:cs="Times New Roman Regular"/>
          <w:sz w:val="32"/>
          <w:szCs w:val="32"/>
        </w:rPr>
      </w:pPr>
      <w:r>
        <w:rPr>
          <w:rFonts w:hint="default" w:ascii="Times New Roman Regular" w:hAnsi="Times New Roman Regular" w:eastAsia="黑体" w:cs="Times New Roman Regular"/>
          <w:sz w:val="32"/>
          <w:szCs w:val="32"/>
        </w:rPr>
        <w:t>一、培训时间</w:t>
      </w:r>
    </w:p>
    <w:p w14:paraId="048225D6">
      <w:pPr>
        <w:adjustRightInd w:val="0"/>
        <w:snapToGrid w:val="0"/>
        <w:spacing w:line="615" w:lineRule="exact"/>
        <w:ind w:firstLine="640" w:firstLineChars="200"/>
        <w:rPr>
          <w:rFonts w:ascii="Times New Roman Regular" w:hAnsi="Times New Roman Regular" w:eastAsia="仿宋" w:cs="Times New Roman Regular"/>
          <w:sz w:val="32"/>
          <w:szCs w:val="32"/>
        </w:rPr>
      </w:pPr>
      <w:r>
        <w:rPr>
          <w:rFonts w:hint="default" w:ascii="Times New Roman Regular" w:hAnsi="Times New Roman Regular" w:eastAsia="仿宋" w:cs="Times New Roman Regular"/>
          <w:sz w:val="32"/>
          <w:szCs w:val="32"/>
        </w:rPr>
        <w:t>202</w:t>
      </w:r>
      <w:r>
        <w:rPr>
          <w:rFonts w:hint="default" w:ascii="Times New Roman Regular" w:hAnsi="Times New Roman Regular" w:eastAsia="仿宋" w:cs="Times New Roman Regular"/>
          <w:sz w:val="32"/>
          <w:szCs w:val="32"/>
          <w:lang w:val="en-US" w:eastAsia="zh-CN"/>
        </w:rPr>
        <w:t>6</w:t>
      </w:r>
      <w:r>
        <w:rPr>
          <w:rFonts w:hint="default" w:ascii="Times New Roman Regular" w:hAnsi="Times New Roman Regular" w:eastAsia="仿宋" w:cs="Times New Roman Regular"/>
          <w:sz w:val="32"/>
          <w:szCs w:val="32"/>
        </w:rPr>
        <w:t>年</w:t>
      </w:r>
      <w:r>
        <w:rPr>
          <w:rFonts w:hint="default" w:ascii="Times New Roman Regular" w:hAnsi="Times New Roman Regular" w:eastAsia="仿宋" w:cs="Times New Roman Regular"/>
          <w:sz w:val="32"/>
          <w:szCs w:val="32"/>
          <w:lang w:val="en-US" w:eastAsia="zh-CN"/>
        </w:rPr>
        <w:t>8</w:t>
      </w:r>
      <w:r>
        <w:rPr>
          <w:rFonts w:hint="default" w:ascii="Times New Roman Regular" w:hAnsi="Times New Roman Regular" w:eastAsia="仿宋" w:cs="Times New Roman Regular"/>
          <w:sz w:val="32"/>
          <w:szCs w:val="32"/>
        </w:rPr>
        <w:t>月</w:t>
      </w:r>
      <w:r>
        <w:rPr>
          <w:rFonts w:hint="default" w:ascii="Times New Roman Regular" w:hAnsi="Times New Roman Regular" w:eastAsia="仿宋" w:cs="Times New Roman Regular"/>
          <w:sz w:val="32"/>
          <w:szCs w:val="32"/>
          <w:lang w:val="en-US" w:eastAsia="zh-CN"/>
        </w:rPr>
        <w:t>2</w:t>
      </w:r>
      <w:r>
        <w:rPr>
          <w:rFonts w:hint="eastAsia" w:ascii="Times New Roman Regular" w:hAnsi="Times New Roman Regular" w:eastAsia="仿宋" w:cs="Times New Roman Regular"/>
          <w:sz w:val="32"/>
          <w:szCs w:val="32"/>
          <w:lang w:val="en-US" w:eastAsia="zh-CN"/>
        </w:rPr>
        <w:t>5</w:t>
      </w:r>
      <w:r>
        <w:rPr>
          <w:rFonts w:hint="default" w:ascii="Times New Roman Regular" w:hAnsi="Times New Roman Regular" w:eastAsia="仿宋" w:cs="Times New Roman Regular"/>
          <w:sz w:val="32"/>
          <w:szCs w:val="32"/>
        </w:rPr>
        <w:t>日——202</w:t>
      </w:r>
      <w:r>
        <w:rPr>
          <w:rFonts w:hint="default" w:ascii="Times New Roman Regular" w:hAnsi="Times New Roman Regular" w:eastAsia="仿宋" w:cs="Times New Roman Regular"/>
          <w:sz w:val="32"/>
          <w:szCs w:val="32"/>
          <w:lang w:val="en-US" w:eastAsia="zh-CN"/>
        </w:rPr>
        <w:t>6</w:t>
      </w:r>
      <w:r>
        <w:rPr>
          <w:rFonts w:hint="default" w:ascii="Times New Roman Regular" w:hAnsi="Times New Roman Regular" w:eastAsia="仿宋" w:cs="Times New Roman Regular"/>
          <w:sz w:val="32"/>
          <w:szCs w:val="32"/>
        </w:rPr>
        <w:t>年</w:t>
      </w:r>
      <w:r>
        <w:rPr>
          <w:rFonts w:hint="default" w:ascii="Times New Roman Regular" w:hAnsi="Times New Roman Regular" w:eastAsia="仿宋" w:cs="Times New Roman Regular"/>
          <w:sz w:val="32"/>
          <w:szCs w:val="32"/>
          <w:lang w:val="en-US" w:eastAsia="zh-CN"/>
        </w:rPr>
        <w:t>8</w:t>
      </w:r>
      <w:r>
        <w:rPr>
          <w:rFonts w:hint="default" w:ascii="Times New Roman Regular" w:hAnsi="Times New Roman Regular" w:eastAsia="仿宋" w:cs="Times New Roman Regular"/>
          <w:sz w:val="32"/>
          <w:szCs w:val="32"/>
        </w:rPr>
        <w:t>月</w:t>
      </w:r>
      <w:r>
        <w:rPr>
          <w:rFonts w:hint="default" w:ascii="Times New Roman Regular" w:hAnsi="Times New Roman Regular" w:eastAsia="仿宋" w:cs="Times New Roman Regular"/>
          <w:sz w:val="32"/>
          <w:szCs w:val="32"/>
          <w:lang w:val="en-US" w:eastAsia="zh-CN"/>
        </w:rPr>
        <w:t>2</w:t>
      </w:r>
      <w:r>
        <w:rPr>
          <w:rFonts w:hint="eastAsia" w:ascii="Times New Roman Regular" w:hAnsi="Times New Roman Regular" w:eastAsia="仿宋" w:cs="Times New Roman Regular"/>
          <w:sz w:val="32"/>
          <w:szCs w:val="32"/>
          <w:lang w:val="en-US" w:eastAsia="zh-CN"/>
        </w:rPr>
        <w:t>8</w:t>
      </w:r>
      <w:r>
        <w:rPr>
          <w:rFonts w:hint="default" w:ascii="Times New Roman Regular" w:hAnsi="Times New Roman Regular" w:eastAsia="仿宋" w:cs="Times New Roman Regular"/>
          <w:sz w:val="32"/>
          <w:szCs w:val="32"/>
        </w:rPr>
        <w:t>日</w:t>
      </w:r>
    </w:p>
    <w:p w14:paraId="0FF22DD4">
      <w:pPr>
        <w:adjustRightInd w:val="0"/>
        <w:snapToGrid w:val="0"/>
        <w:spacing w:line="615" w:lineRule="exact"/>
        <w:ind w:firstLine="640" w:firstLineChars="200"/>
        <w:rPr>
          <w:rFonts w:hint="default" w:ascii="Times New Roman Regular" w:hAnsi="Times New Roman Regular" w:eastAsia="黑体" w:cs="Times New Roman Regular"/>
          <w:sz w:val="32"/>
          <w:szCs w:val="32"/>
        </w:rPr>
      </w:pPr>
      <w:r>
        <w:rPr>
          <w:rFonts w:hint="default" w:ascii="Times New Roman Regular" w:hAnsi="Times New Roman Regular" w:eastAsia="黑体" w:cs="Times New Roman Regular"/>
          <w:sz w:val="32"/>
          <w:szCs w:val="32"/>
        </w:rPr>
        <w:t>二、培训地点</w:t>
      </w:r>
    </w:p>
    <w:p w14:paraId="58D4E280">
      <w:pPr>
        <w:adjustRightInd w:val="0"/>
        <w:snapToGrid w:val="0"/>
        <w:spacing w:line="615" w:lineRule="exact"/>
        <w:ind w:firstLine="640"/>
        <w:rPr>
          <w:rFonts w:hint="default" w:ascii="Times New Roman Regular" w:hAnsi="Times New Roman Regular" w:eastAsia="仿宋" w:cs="Times New Roman Regular"/>
          <w:sz w:val="32"/>
          <w:szCs w:val="32"/>
        </w:rPr>
      </w:pPr>
      <w:r>
        <w:rPr>
          <w:rFonts w:hint="default" w:ascii="Times New Roman Regular" w:hAnsi="Times New Roman Regular" w:eastAsia="仿宋" w:cs="Times New Roman Regular"/>
          <w:sz w:val="32"/>
          <w:szCs w:val="32"/>
        </w:rPr>
        <w:t>南开大学八里台校区、津南校区</w:t>
      </w:r>
    </w:p>
    <w:p w14:paraId="7A022316">
      <w:pPr>
        <w:adjustRightInd w:val="0"/>
        <w:snapToGrid w:val="0"/>
        <w:spacing w:line="615" w:lineRule="exact"/>
        <w:ind w:firstLine="640" w:firstLineChars="200"/>
        <w:rPr>
          <w:rFonts w:hint="default" w:ascii="Times New Roman Regular" w:hAnsi="Times New Roman Regular" w:eastAsia="黑体" w:cs="Times New Roman Regular"/>
          <w:sz w:val="32"/>
          <w:szCs w:val="32"/>
        </w:rPr>
      </w:pPr>
      <w:r>
        <w:rPr>
          <w:rFonts w:hint="default" w:ascii="Times New Roman Regular" w:hAnsi="Times New Roman Regular" w:eastAsia="黑体" w:cs="Times New Roman Regular"/>
          <w:sz w:val="32"/>
          <w:szCs w:val="32"/>
        </w:rPr>
        <w:t>三、培训对象</w:t>
      </w:r>
    </w:p>
    <w:p w14:paraId="3F08F3FC">
      <w:pPr>
        <w:adjustRightInd w:val="0"/>
        <w:snapToGrid w:val="0"/>
        <w:spacing w:line="615" w:lineRule="exact"/>
        <w:ind w:firstLine="640"/>
        <w:rPr>
          <w:rFonts w:hint="default" w:ascii="Times New Roman Regular" w:hAnsi="Times New Roman Regular" w:eastAsia="仿宋" w:cs="Times New Roman Regular"/>
          <w:sz w:val="32"/>
          <w:szCs w:val="32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sz w:val="32"/>
          <w:szCs w:val="32"/>
          <w:lang w:val="en-US" w:eastAsia="zh-CN"/>
        </w:rPr>
        <w:t>请各学院在2026级本科新生中充分挖掘</w:t>
      </w:r>
      <w:r>
        <w:rPr>
          <w:rFonts w:hint="default" w:ascii="Times New Roman Regular" w:hAnsi="Times New Roman Regular" w:eastAsia="仿宋" w:cs="Times New Roman Regular"/>
          <w:sz w:val="32"/>
          <w:szCs w:val="32"/>
        </w:rPr>
        <w:t>具有发展潜力的新生骨干</w:t>
      </w:r>
      <w:r>
        <w:rPr>
          <w:rFonts w:hint="default" w:ascii="Times New Roman Regular" w:hAnsi="Times New Roman Regular" w:eastAsia="仿宋" w:cs="Times New Roman Regular"/>
          <w:sz w:val="32"/>
          <w:szCs w:val="32"/>
          <w:lang w:eastAsia="zh-CN"/>
        </w:rPr>
        <w:t>，</w:t>
      </w:r>
      <w:r>
        <w:rPr>
          <w:rFonts w:hint="default" w:ascii="Times New Roman Regular" w:hAnsi="Times New Roman Regular" w:eastAsia="仿宋" w:cs="Times New Roman Regular"/>
          <w:sz w:val="32"/>
          <w:szCs w:val="32"/>
          <w:lang w:val="en-US" w:eastAsia="zh-CN"/>
        </w:rPr>
        <w:t>本科新生招生人数在200人以上的学院推荐3人、本科新生招生人数在200人以下的学院推荐2人。推荐过程需尊重学生个人意愿。</w:t>
      </w:r>
    </w:p>
    <w:p w14:paraId="788BC269">
      <w:pPr>
        <w:adjustRightInd w:val="0"/>
        <w:snapToGrid w:val="0"/>
        <w:spacing w:line="615" w:lineRule="exact"/>
        <w:ind w:firstLine="640" w:firstLineChars="200"/>
        <w:rPr>
          <w:rFonts w:hint="default" w:ascii="Times New Roman Regular" w:hAnsi="Times New Roman Regular" w:eastAsia="黑体" w:cs="Times New Roman Regular"/>
          <w:sz w:val="32"/>
          <w:szCs w:val="32"/>
        </w:rPr>
      </w:pPr>
      <w:r>
        <w:rPr>
          <w:rFonts w:hint="default" w:ascii="Times New Roman Regular" w:hAnsi="Times New Roman Regular" w:eastAsia="黑体" w:cs="Times New Roman Regular"/>
          <w:sz w:val="32"/>
          <w:szCs w:val="32"/>
          <w:lang w:val="en-US" w:eastAsia="zh-CN"/>
        </w:rPr>
        <w:t>四</w:t>
      </w:r>
      <w:r>
        <w:rPr>
          <w:rFonts w:hint="default" w:ascii="Times New Roman Regular" w:hAnsi="Times New Roman Regular" w:eastAsia="黑体" w:cs="Times New Roman Regular"/>
          <w:sz w:val="32"/>
          <w:szCs w:val="32"/>
        </w:rPr>
        <w:t>、培训安排</w:t>
      </w:r>
    </w:p>
    <w:tbl>
      <w:tblPr>
        <w:tblStyle w:val="4"/>
        <w:tblpPr w:leftFromText="180" w:rightFromText="180" w:vertAnchor="text" w:horzAnchor="page" w:tblpX="1881" w:tblpY="435"/>
        <w:tblOverlap w:val="never"/>
        <w:tblW w:w="859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8"/>
        <w:gridCol w:w="1944"/>
        <w:gridCol w:w="2360"/>
        <w:gridCol w:w="2962"/>
      </w:tblGrid>
      <w:tr w14:paraId="341B2467">
        <w:trPr>
          <w:trHeight w:val="621" w:hRule="atLeast"/>
          <w:jc w:val="center"/>
        </w:trPr>
        <w:tc>
          <w:tcPr>
            <w:tcW w:w="1328" w:type="dxa"/>
            <w:vAlign w:val="center"/>
          </w:tcPr>
          <w:p w14:paraId="4C72A2C8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黑体" w:cs="Times New Roman Regular"/>
                <w:bCs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黑体" w:cs="Times New Roman Regular"/>
                <w:bCs/>
                <w:sz w:val="28"/>
                <w:szCs w:val="28"/>
              </w:rPr>
              <w:t>日期</w:t>
            </w:r>
          </w:p>
        </w:tc>
        <w:tc>
          <w:tcPr>
            <w:tcW w:w="1944" w:type="dxa"/>
            <w:vAlign w:val="center"/>
          </w:tcPr>
          <w:p w14:paraId="11D92151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黑体" w:cs="Times New Roman Regular"/>
                <w:bCs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黑体" w:cs="Times New Roman Regular"/>
                <w:bCs/>
                <w:sz w:val="28"/>
                <w:szCs w:val="28"/>
              </w:rPr>
              <w:t>时间</w:t>
            </w:r>
          </w:p>
        </w:tc>
        <w:tc>
          <w:tcPr>
            <w:tcW w:w="2360" w:type="dxa"/>
            <w:vAlign w:val="center"/>
          </w:tcPr>
          <w:p w14:paraId="4C2DC5BA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黑体" w:cs="Times New Roman Regular"/>
                <w:bCs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黑体" w:cs="Times New Roman Regular"/>
                <w:bCs/>
                <w:sz w:val="28"/>
                <w:szCs w:val="28"/>
              </w:rPr>
              <w:t>地点</w:t>
            </w:r>
          </w:p>
        </w:tc>
        <w:tc>
          <w:tcPr>
            <w:tcW w:w="2962" w:type="dxa"/>
            <w:vAlign w:val="center"/>
          </w:tcPr>
          <w:p w14:paraId="5BE938BD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黑体" w:cs="Times New Roman Regular"/>
                <w:bCs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黑体" w:cs="Times New Roman Regular"/>
                <w:bCs/>
                <w:sz w:val="28"/>
                <w:szCs w:val="28"/>
              </w:rPr>
              <w:t>内容</w:t>
            </w:r>
          </w:p>
        </w:tc>
      </w:tr>
      <w:tr w14:paraId="2B537E4B">
        <w:trPr>
          <w:trHeight w:val="617" w:hRule="atLeast"/>
          <w:jc w:val="center"/>
        </w:trPr>
        <w:tc>
          <w:tcPr>
            <w:tcW w:w="1328" w:type="dxa"/>
            <w:vAlign w:val="center"/>
          </w:tcPr>
          <w:p w14:paraId="57801B08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仿宋" w:cs="Times New Roman Regular"/>
                <w:bCs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bCs/>
                <w:sz w:val="28"/>
                <w:szCs w:val="28"/>
                <w:lang w:val="en-US" w:eastAsia="zh-CN"/>
              </w:rPr>
              <w:t>8月25日</w:t>
            </w:r>
          </w:p>
        </w:tc>
        <w:tc>
          <w:tcPr>
            <w:tcW w:w="1944" w:type="dxa"/>
            <w:vAlign w:val="center"/>
          </w:tcPr>
          <w:p w14:paraId="4E91EBAF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仿宋" w:cs="Times New Roman Regular"/>
                <w:bCs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</w:rPr>
              <w:t>全天</w:t>
            </w:r>
          </w:p>
        </w:tc>
        <w:tc>
          <w:tcPr>
            <w:tcW w:w="2360" w:type="dxa"/>
            <w:vAlign w:val="center"/>
          </w:tcPr>
          <w:p w14:paraId="3E4899A8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仿宋" w:cs="Times New Roman Regular"/>
                <w:bCs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</w:rPr>
              <w:t>津南校区</w:t>
            </w: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  <w:lang w:val="en-US" w:eastAsia="zh-CN"/>
              </w:rPr>
              <w:t>/八里台校区</w:t>
            </w:r>
          </w:p>
        </w:tc>
        <w:tc>
          <w:tcPr>
            <w:tcW w:w="2962" w:type="dxa"/>
            <w:vAlign w:val="center"/>
          </w:tcPr>
          <w:p w14:paraId="544B10BA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仿宋" w:cs="Times New Roman Regular"/>
                <w:bCs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</w:rPr>
              <w:t>报到，办理入住</w:t>
            </w:r>
          </w:p>
        </w:tc>
      </w:tr>
      <w:tr w14:paraId="2E0922FB">
        <w:trPr>
          <w:trHeight w:val="621" w:hRule="atLeast"/>
          <w:jc w:val="center"/>
        </w:trPr>
        <w:tc>
          <w:tcPr>
            <w:tcW w:w="1328" w:type="dxa"/>
            <w:vMerge w:val="restart"/>
            <w:vAlign w:val="center"/>
          </w:tcPr>
          <w:p w14:paraId="3F54C99E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仿宋" w:cs="Times New Roman Regular"/>
                <w:bCs/>
                <w:sz w:val="28"/>
                <w:szCs w:val="28"/>
                <w:lang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bCs/>
                <w:sz w:val="28"/>
                <w:szCs w:val="28"/>
                <w:lang w:val="en-US" w:eastAsia="zh-CN"/>
              </w:rPr>
              <w:t>8月26日（津南校区）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1DC04BB1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仿宋" w:cs="Times New Roman Regular"/>
                <w:bCs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</w:rPr>
              <w:t>9：00-</w:t>
            </w: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  <w:lang w:val="en-US" w:eastAsia="zh-CN"/>
              </w:rPr>
              <w:t>10</w:t>
            </w: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</w:rPr>
              <w:t>：00</w:t>
            </w:r>
          </w:p>
        </w:tc>
        <w:tc>
          <w:tcPr>
            <w:tcW w:w="2360" w:type="dxa"/>
            <w:shd w:val="clear" w:color="auto" w:fill="auto"/>
            <w:vAlign w:val="center"/>
          </w:tcPr>
          <w:p w14:paraId="4D67552A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仿宋" w:cs="Times New Roman Regular"/>
                <w:bCs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</w:rPr>
              <w:t>津南</w:t>
            </w: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  <w:lang w:val="en-US" w:eastAsia="zh-CN"/>
              </w:rPr>
              <w:t>校区</w:t>
            </w: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</w:rPr>
              <w:t>大通学生活动中心 F202</w:t>
            </w:r>
          </w:p>
        </w:tc>
        <w:tc>
          <w:tcPr>
            <w:tcW w:w="2962" w:type="dxa"/>
            <w:shd w:val="clear" w:color="auto" w:fill="auto"/>
            <w:vAlign w:val="center"/>
          </w:tcPr>
          <w:p w14:paraId="5D72EFC3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仿宋" w:cs="Times New Roman Regular"/>
                <w:bCs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</w:rPr>
              <w:t>开营仪式暨新生担当成才主题</w:t>
            </w: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  <w:lang w:val="en-US" w:eastAsia="zh-CN"/>
              </w:rPr>
              <w:t>教育</w:t>
            </w:r>
          </w:p>
        </w:tc>
      </w:tr>
      <w:tr w14:paraId="76561034">
        <w:trPr>
          <w:trHeight w:val="621" w:hRule="atLeast"/>
          <w:jc w:val="center"/>
        </w:trPr>
        <w:tc>
          <w:tcPr>
            <w:tcW w:w="1328" w:type="dxa"/>
            <w:vMerge w:val="continue"/>
            <w:vAlign w:val="center"/>
          </w:tcPr>
          <w:p w14:paraId="20524E00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仿宋" w:cs="Times New Roman Regular"/>
                <w:bCs/>
                <w:sz w:val="28"/>
                <w:szCs w:val="28"/>
                <w:lang w:eastAsia="zh-CN"/>
              </w:rPr>
            </w:pPr>
          </w:p>
        </w:tc>
        <w:tc>
          <w:tcPr>
            <w:tcW w:w="1944" w:type="dxa"/>
            <w:shd w:val="clear" w:color="auto" w:fill="auto"/>
            <w:vAlign w:val="center"/>
          </w:tcPr>
          <w:p w14:paraId="217104CD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仿宋" w:cs="Times New Roman Regular"/>
                <w:bCs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  <w:lang w:val="en-US" w:eastAsia="zh-CN"/>
              </w:rPr>
              <w:t>10:00-11:30</w:t>
            </w:r>
          </w:p>
        </w:tc>
        <w:tc>
          <w:tcPr>
            <w:tcW w:w="2360" w:type="dxa"/>
            <w:shd w:val="clear" w:color="auto" w:fill="auto"/>
            <w:vAlign w:val="center"/>
          </w:tcPr>
          <w:p w14:paraId="33DA2E98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仿宋" w:cs="Times New Roman Regular"/>
                <w:bCs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</w:rPr>
              <w:t>津南</w:t>
            </w: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  <w:lang w:val="en-US" w:eastAsia="zh-CN"/>
              </w:rPr>
              <w:t>校区</w:t>
            </w: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</w:rPr>
              <w:t>大通学生活动中心 F202</w:t>
            </w:r>
          </w:p>
        </w:tc>
        <w:tc>
          <w:tcPr>
            <w:tcW w:w="2962" w:type="dxa"/>
            <w:shd w:val="clear" w:color="auto" w:fill="auto"/>
            <w:vAlign w:val="center"/>
          </w:tcPr>
          <w:p w14:paraId="71AB2FA5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仿宋" w:cs="Times New Roman Regular"/>
                <w:bCs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  <w:lang w:val="en-US" w:eastAsia="zh-CN"/>
              </w:rPr>
              <w:t>南开大学爱国主义传统主题讲座</w:t>
            </w:r>
          </w:p>
        </w:tc>
      </w:tr>
      <w:tr w14:paraId="38995BF6">
        <w:trPr>
          <w:trHeight w:val="761" w:hRule="atLeast"/>
          <w:jc w:val="center"/>
        </w:trPr>
        <w:tc>
          <w:tcPr>
            <w:tcW w:w="1328" w:type="dxa"/>
            <w:vMerge w:val="continue"/>
            <w:vAlign w:val="center"/>
          </w:tcPr>
          <w:p w14:paraId="79EDFB3B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仿宋" w:cs="Times New Roman Regular"/>
                <w:bCs/>
                <w:sz w:val="28"/>
                <w:szCs w:val="28"/>
              </w:rPr>
            </w:pPr>
          </w:p>
        </w:tc>
        <w:tc>
          <w:tcPr>
            <w:tcW w:w="1944" w:type="dxa"/>
            <w:shd w:val="clear" w:color="auto" w:fill="auto"/>
            <w:vAlign w:val="center"/>
          </w:tcPr>
          <w:p w14:paraId="77ADB64F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仿宋" w:cs="Times New Roman Regular"/>
                <w:bCs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</w:rPr>
              <w:t>14：00-15：30</w:t>
            </w:r>
          </w:p>
        </w:tc>
        <w:tc>
          <w:tcPr>
            <w:tcW w:w="2360" w:type="dxa"/>
            <w:shd w:val="clear" w:color="auto" w:fill="auto"/>
            <w:vAlign w:val="center"/>
          </w:tcPr>
          <w:p w14:paraId="55AA445B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仿宋" w:cs="Times New Roman Regular"/>
                <w:bCs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</w:rPr>
              <w:t>津南</w:t>
            </w: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  <w:lang w:val="en-US" w:eastAsia="zh-CN"/>
              </w:rPr>
              <w:t>校区</w:t>
            </w: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</w:rPr>
              <w:t xml:space="preserve">大通学生活动中心 </w:t>
            </w: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  <w:lang w:val="en-US" w:eastAsia="zh-CN"/>
              </w:rPr>
              <w:t>E101</w:t>
            </w:r>
          </w:p>
        </w:tc>
        <w:tc>
          <w:tcPr>
            <w:tcW w:w="2962" w:type="dxa"/>
            <w:shd w:val="clear" w:color="auto" w:fill="auto"/>
            <w:vAlign w:val="center"/>
          </w:tcPr>
          <w:p w14:paraId="1D9F9940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仿宋" w:cs="Times New Roman Regular"/>
                <w:bCs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  <w:lang w:val="en-US" w:eastAsia="zh-CN"/>
              </w:rPr>
              <w:t>破冰团建</w:t>
            </w:r>
          </w:p>
        </w:tc>
      </w:tr>
      <w:tr w14:paraId="2A727D12">
        <w:trPr>
          <w:trHeight w:val="621" w:hRule="atLeast"/>
          <w:jc w:val="center"/>
        </w:trPr>
        <w:tc>
          <w:tcPr>
            <w:tcW w:w="1328" w:type="dxa"/>
            <w:vMerge w:val="continue"/>
            <w:vAlign w:val="center"/>
          </w:tcPr>
          <w:p w14:paraId="5B641567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仿宋" w:cs="Times New Roman Regular"/>
                <w:bCs/>
                <w:sz w:val="28"/>
                <w:szCs w:val="28"/>
              </w:rPr>
            </w:pPr>
          </w:p>
        </w:tc>
        <w:tc>
          <w:tcPr>
            <w:tcW w:w="1944" w:type="dxa"/>
            <w:shd w:val="clear" w:color="auto" w:fill="auto"/>
            <w:vAlign w:val="center"/>
          </w:tcPr>
          <w:p w14:paraId="6778A94C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仿宋" w:cs="Times New Roman Regular"/>
                <w:bCs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</w:rPr>
              <w:t>15：45-17：00</w:t>
            </w:r>
          </w:p>
        </w:tc>
        <w:tc>
          <w:tcPr>
            <w:tcW w:w="2360" w:type="dxa"/>
            <w:shd w:val="clear" w:color="auto" w:fill="auto"/>
            <w:vAlign w:val="center"/>
          </w:tcPr>
          <w:p w14:paraId="38B96E7B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仿宋" w:cs="Times New Roman Regular"/>
                <w:bCs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</w:rPr>
              <w:t>津南</w:t>
            </w: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  <w:lang w:val="en-US" w:eastAsia="zh-CN"/>
              </w:rPr>
              <w:t>校区</w:t>
            </w: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</w:rPr>
              <w:t xml:space="preserve">大通学生活动中心 </w:t>
            </w: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  <w:lang w:val="en-US" w:eastAsia="zh-CN"/>
              </w:rPr>
              <w:t>E101</w:t>
            </w:r>
          </w:p>
        </w:tc>
        <w:tc>
          <w:tcPr>
            <w:tcW w:w="2962" w:type="dxa"/>
            <w:shd w:val="clear" w:color="auto" w:fill="auto"/>
            <w:vAlign w:val="center"/>
          </w:tcPr>
          <w:p w14:paraId="1CE81A7C">
            <w:pPr>
              <w:adjustRightInd w:val="0"/>
              <w:snapToGrid w:val="0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  <w:lang w:val="en-US" w:eastAsia="zh-CN"/>
              </w:rPr>
              <w:t>校规校纪、</w:t>
            </w: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</w:rPr>
              <w:t>学生骨干的自身修养和使命担当</w:t>
            </w:r>
          </w:p>
        </w:tc>
      </w:tr>
      <w:tr w14:paraId="294987C0">
        <w:trPr>
          <w:trHeight w:val="761" w:hRule="atLeast"/>
          <w:jc w:val="center"/>
        </w:trPr>
        <w:tc>
          <w:tcPr>
            <w:tcW w:w="1328" w:type="dxa"/>
            <w:vMerge w:val="continue"/>
            <w:vAlign w:val="center"/>
          </w:tcPr>
          <w:p w14:paraId="378285DF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仿宋" w:cs="Times New Roman Regular"/>
                <w:bCs/>
                <w:sz w:val="28"/>
                <w:szCs w:val="28"/>
              </w:rPr>
            </w:pPr>
          </w:p>
        </w:tc>
        <w:tc>
          <w:tcPr>
            <w:tcW w:w="1944" w:type="dxa"/>
            <w:vAlign w:val="center"/>
          </w:tcPr>
          <w:p w14:paraId="2DF01998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仿宋" w:cs="Times New Roman Regular"/>
                <w:bCs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</w:rPr>
              <w:t>1</w:t>
            </w: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  <w:lang w:val="en-US" w:eastAsia="zh-CN"/>
              </w:rPr>
              <w:t>9</w:t>
            </w: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</w:rPr>
              <w:t>：</w:t>
            </w: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</w:rPr>
              <w:t>0-</w:t>
            </w: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  <w:lang w:val="en-US" w:eastAsia="zh-CN"/>
              </w:rPr>
              <w:t>20</w:t>
            </w: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</w:rPr>
              <w:t>：</w:t>
            </w: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</w:rPr>
              <w:t>0</w:t>
            </w:r>
          </w:p>
        </w:tc>
        <w:tc>
          <w:tcPr>
            <w:tcW w:w="2360" w:type="dxa"/>
            <w:vAlign w:val="center"/>
          </w:tcPr>
          <w:p w14:paraId="6CD7ACB1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仿宋" w:cs="Times New Roman Regular"/>
                <w:bCs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  <w:highlight w:val="none"/>
              </w:rPr>
              <w:t>津南校区</w:t>
            </w:r>
          </w:p>
        </w:tc>
        <w:tc>
          <w:tcPr>
            <w:tcW w:w="2962" w:type="dxa"/>
            <w:vAlign w:val="center"/>
          </w:tcPr>
          <w:p w14:paraId="1AFA63D1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仿宋" w:cs="Times New Roman Regular"/>
                <w:bCs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  <w:lang w:val="en-US" w:eastAsia="zh-CN"/>
              </w:rPr>
              <w:t>分组主题研讨</w:t>
            </w:r>
          </w:p>
        </w:tc>
      </w:tr>
      <w:tr w14:paraId="5B9B0033">
        <w:trPr>
          <w:trHeight w:val="641" w:hRule="atLeast"/>
          <w:jc w:val="center"/>
        </w:trPr>
        <w:tc>
          <w:tcPr>
            <w:tcW w:w="1328" w:type="dxa"/>
            <w:vMerge w:val="restart"/>
            <w:vAlign w:val="center"/>
          </w:tcPr>
          <w:p w14:paraId="6A327CA7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仿宋" w:cs="Times New Roman Regular"/>
                <w:bCs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Cs/>
                <w:sz w:val="28"/>
                <w:szCs w:val="28"/>
                <w:lang w:val="en-US" w:eastAsia="zh-CN"/>
              </w:rPr>
              <w:t>8月27日（八里台校区）</w:t>
            </w:r>
          </w:p>
        </w:tc>
        <w:tc>
          <w:tcPr>
            <w:tcW w:w="1944" w:type="dxa"/>
            <w:vAlign w:val="center"/>
          </w:tcPr>
          <w:p w14:paraId="7401118A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仿宋" w:cs="Times New Roman Regular"/>
                <w:bCs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  <w:lang w:val="en-US" w:eastAsia="zh-CN"/>
              </w:rPr>
              <w:t>8：00-9：15</w:t>
            </w:r>
          </w:p>
        </w:tc>
        <w:tc>
          <w:tcPr>
            <w:tcW w:w="2360" w:type="dxa"/>
            <w:vAlign w:val="center"/>
          </w:tcPr>
          <w:p w14:paraId="606D2F7D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仿宋" w:cs="Times New Roman Regular"/>
                <w:bCs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  <w:lang w:val="en-US" w:eastAsia="zh-CN"/>
              </w:rPr>
              <w:t>八里台校区</w:t>
            </w:r>
          </w:p>
        </w:tc>
        <w:tc>
          <w:tcPr>
            <w:tcW w:w="2962" w:type="dxa"/>
            <w:vAlign w:val="center"/>
          </w:tcPr>
          <w:p w14:paraId="018B4044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</w:rPr>
              <w:t>八里台爱国主义教育基地体验式校史教育</w:t>
            </w:r>
          </w:p>
          <w:p w14:paraId="56C8E307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仿宋" w:cs="Times New Roman Regular"/>
                <w:bCs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  <w:lang w:val="en-US" w:eastAsia="zh-CN"/>
              </w:rPr>
              <w:t>总理像-海冰楼</w:t>
            </w:r>
          </w:p>
        </w:tc>
      </w:tr>
      <w:tr w14:paraId="08B39C5C">
        <w:trPr>
          <w:trHeight w:val="813" w:hRule="atLeast"/>
          <w:jc w:val="center"/>
        </w:trPr>
        <w:tc>
          <w:tcPr>
            <w:tcW w:w="1328" w:type="dxa"/>
            <w:vMerge w:val="continue"/>
            <w:vAlign w:val="center"/>
          </w:tcPr>
          <w:p w14:paraId="4AE633FD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仿宋" w:cs="Times New Roman Regular"/>
                <w:bCs/>
                <w:sz w:val="28"/>
                <w:szCs w:val="28"/>
              </w:rPr>
            </w:pPr>
          </w:p>
        </w:tc>
        <w:tc>
          <w:tcPr>
            <w:tcW w:w="1944" w:type="dxa"/>
            <w:vAlign w:val="center"/>
          </w:tcPr>
          <w:p w14:paraId="2FE71E7A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仿宋" w:cs="Times New Roman Regular"/>
                <w:bCs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</w:rPr>
              <w:t>9：</w:t>
            </w: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</w:rPr>
              <w:t>0-11：30</w:t>
            </w:r>
          </w:p>
        </w:tc>
        <w:tc>
          <w:tcPr>
            <w:tcW w:w="2360" w:type="dxa"/>
            <w:vAlign w:val="center"/>
          </w:tcPr>
          <w:p w14:paraId="5F370024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仿宋" w:cs="Times New Roman Regular"/>
                <w:bCs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  <w:lang w:val="en-US" w:eastAsia="zh-CN"/>
              </w:rPr>
              <w:t xml:space="preserve">八里台校区学活一楼多功能厅   </w:t>
            </w:r>
          </w:p>
        </w:tc>
        <w:tc>
          <w:tcPr>
            <w:tcW w:w="2962" w:type="dxa"/>
            <w:vAlign w:val="center"/>
          </w:tcPr>
          <w:p w14:paraId="6B7C5F72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仿宋" w:cs="Times New Roman Regular"/>
                <w:bCs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  <w:lang w:val="en-US" w:eastAsia="zh-CN"/>
              </w:rPr>
              <w:t>理论学习：</w:t>
            </w: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</w:rPr>
              <w:t>学生骨干的政治素养</w:t>
            </w: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  <w:lang w:val="en-US" w:eastAsia="zh-CN"/>
              </w:rPr>
              <w:t>提升</w:t>
            </w:r>
          </w:p>
        </w:tc>
      </w:tr>
      <w:tr w14:paraId="2962B2AD">
        <w:trPr>
          <w:trHeight w:val="747" w:hRule="atLeast"/>
          <w:jc w:val="center"/>
        </w:trPr>
        <w:tc>
          <w:tcPr>
            <w:tcW w:w="1328" w:type="dxa"/>
            <w:vMerge w:val="continue"/>
            <w:vAlign w:val="center"/>
          </w:tcPr>
          <w:p w14:paraId="46CE3863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仿宋" w:cs="Times New Roman Regular"/>
                <w:bCs/>
                <w:sz w:val="28"/>
                <w:szCs w:val="28"/>
              </w:rPr>
            </w:pPr>
          </w:p>
        </w:tc>
        <w:tc>
          <w:tcPr>
            <w:tcW w:w="1944" w:type="dxa"/>
            <w:vAlign w:val="center"/>
          </w:tcPr>
          <w:p w14:paraId="3B2C12A0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仿宋" w:cs="Times New Roman Regular"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</w:rPr>
              <w:t>14：00-1</w:t>
            </w: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  <w:lang w:val="en-US" w:eastAsia="zh-CN"/>
              </w:rPr>
              <w:t>4</w:t>
            </w: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</w:rPr>
              <w:t>：</w:t>
            </w: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  <w:lang w:val="en-US" w:eastAsia="zh-CN"/>
              </w:rPr>
              <w:t>45</w:t>
            </w:r>
          </w:p>
        </w:tc>
        <w:tc>
          <w:tcPr>
            <w:tcW w:w="2360" w:type="dxa"/>
            <w:vAlign w:val="center"/>
          </w:tcPr>
          <w:p w14:paraId="033308C9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仿宋" w:cs="Times New Roman Regular"/>
                <w:bCs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  <w:lang w:val="en-US" w:eastAsia="zh-CN"/>
              </w:rPr>
              <w:t>八里台校区学活一楼多功能厅</w:t>
            </w:r>
          </w:p>
        </w:tc>
        <w:tc>
          <w:tcPr>
            <w:tcW w:w="2962" w:type="dxa"/>
            <w:vAlign w:val="center"/>
          </w:tcPr>
          <w:p w14:paraId="27CFAB49">
            <w:pPr>
              <w:adjustRightInd w:val="0"/>
              <w:snapToGrid w:val="0"/>
              <w:jc w:val="left"/>
              <w:rPr>
                <w:rFonts w:hint="default" w:ascii="Times New Roman Regular" w:hAnsi="Times New Roman Regular" w:cs="Times New Roman Regular" w:eastAsiaTheme="minorEastAsia"/>
                <w:bCs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</w:rPr>
              <w:t>朋辈示范</w:t>
            </w: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  <w:lang w:eastAsia="zh-CN"/>
              </w:rPr>
              <w:t>：</w:t>
            </w: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  <w:lang w:val="en-US" w:eastAsia="zh-CN"/>
              </w:rPr>
              <w:t>邀请周奖、年度人物等优秀学生代表等进行分享</w:t>
            </w:r>
          </w:p>
        </w:tc>
      </w:tr>
      <w:tr w14:paraId="514875C3">
        <w:trPr>
          <w:trHeight w:val="621" w:hRule="atLeast"/>
          <w:jc w:val="center"/>
        </w:trPr>
        <w:tc>
          <w:tcPr>
            <w:tcW w:w="1328" w:type="dxa"/>
            <w:vMerge w:val="continue"/>
            <w:vAlign w:val="center"/>
          </w:tcPr>
          <w:p w14:paraId="42200423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仿宋" w:cs="Times New Roman Regular"/>
                <w:bCs/>
                <w:sz w:val="28"/>
                <w:szCs w:val="28"/>
              </w:rPr>
            </w:pPr>
          </w:p>
        </w:tc>
        <w:tc>
          <w:tcPr>
            <w:tcW w:w="1944" w:type="dxa"/>
            <w:vAlign w:val="center"/>
          </w:tcPr>
          <w:p w14:paraId="400E06F6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仿宋" w:cs="Times New Roman Regular"/>
                <w:bCs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</w:rPr>
              <w:t>15：</w:t>
            </w: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  <w:lang w:val="en-US" w:eastAsia="zh-CN"/>
              </w:rPr>
              <w:t>00</w:t>
            </w: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</w:rPr>
              <w:t>-1</w:t>
            </w: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  <w:lang w:val="en-US" w:eastAsia="zh-CN"/>
              </w:rPr>
              <w:t>6</w:t>
            </w: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</w:rPr>
              <w:t>：</w:t>
            </w: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</w:rPr>
              <w:t>0</w:t>
            </w:r>
          </w:p>
        </w:tc>
        <w:tc>
          <w:tcPr>
            <w:tcW w:w="5322" w:type="dxa"/>
            <w:gridSpan w:val="2"/>
            <w:shd w:val="clear" w:color="auto" w:fill="auto"/>
            <w:vAlign w:val="center"/>
          </w:tcPr>
          <w:p w14:paraId="07D0FB4C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仿宋" w:cs="Times New Roman Regular"/>
                <w:bCs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  <w:lang w:val="en-US" w:eastAsia="zh-CN"/>
              </w:rPr>
              <w:t>周邓纪念馆参观</w:t>
            </w:r>
          </w:p>
        </w:tc>
      </w:tr>
      <w:tr w14:paraId="293672CD">
        <w:trPr>
          <w:trHeight w:val="621" w:hRule="atLeast"/>
          <w:jc w:val="center"/>
        </w:trPr>
        <w:tc>
          <w:tcPr>
            <w:tcW w:w="1328" w:type="dxa"/>
            <w:vMerge w:val="continue"/>
            <w:vAlign w:val="center"/>
          </w:tcPr>
          <w:p w14:paraId="6C712382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仿宋" w:cs="Times New Roman Regular"/>
                <w:bCs/>
                <w:sz w:val="28"/>
                <w:szCs w:val="28"/>
              </w:rPr>
            </w:pPr>
          </w:p>
        </w:tc>
        <w:tc>
          <w:tcPr>
            <w:tcW w:w="1944" w:type="dxa"/>
            <w:vAlign w:val="center"/>
          </w:tcPr>
          <w:p w14:paraId="74BF7A2F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仿宋" w:cs="Times New Roman Regular"/>
                <w:bCs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b w:val="0"/>
                <w:bCs/>
                <w:sz w:val="24"/>
                <w:szCs w:val="24"/>
                <w:lang w:val="en-US" w:eastAsia="zh-CN"/>
              </w:rPr>
              <w:t>18：30-19：30</w:t>
            </w:r>
          </w:p>
        </w:tc>
        <w:tc>
          <w:tcPr>
            <w:tcW w:w="2360" w:type="dxa"/>
            <w:vAlign w:val="center"/>
          </w:tcPr>
          <w:p w14:paraId="778B2186">
            <w:pPr>
              <w:adjustRightInd w:val="0"/>
              <w:snapToGrid w:val="0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  <w:lang w:val="en-US" w:eastAsia="zh-CN"/>
              </w:rPr>
              <w:t>八里台校区学活一楼多功能厅</w:t>
            </w:r>
          </w:p>
        </w:tc>
        <w:tc>
          <w:tcPr>
            <w:tcW w:w="2962" w:type="dxa"/>
            <w:vAlign w:val="center"/>
          </w:tcPr>
          <w:p w14:paraId="30C725D2">
            <w:pPr>
              <w:adjustRightInd w:val="0"/>
              <w:snapToGrid w:val="0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  <w:lang w:val="en-US" w:eastAsia="zh-CN"/>
              </w:rPr>
              <w:t>分组</w:t>
            </w:r>
            <w:r>
              <w:rPr>
                <w:rFonts w:hint="default" w:ascii="Times New Roman Regular" w:hAnsi="Times New Roman Regular" w:eastAsia="仿宋" w:cs="Times New Roman Regular"/>
                <w:bCs/>
                <w:kern w:val="2"/>
                <w:sz w:val="24"/>
                <w:szCs w:val="24"/>
                <w:lang w:val="en-US" w:eastAsia="zh-CN" w:bidi="ar-SA"/>
              </w:rPr>
              <w:t>主题研讨</w:t>
            </w:r>
          </w:p>
        </w:tc>
      </w:tr>
      <w:tr w14:paraId="23E04BDE">
        <w:trPr>
          <w:trHeight w:val="621" w:hRule="atLeast"/>
          <w:jc w:val="center"/>
        </w:trPr>
        <w:tc>
          <w:tcPr>
            <w:tcW w:w="1328" w:type="dxa"/>
            <w:vMerge w:val="restart"/>
            <w:vAlign w:val="center"/>
          </w:tcPr>
          <w:p w14:paraId="11B21437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仿宋" w:cs="Times New Roman Regular"/>
                <w:bCs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Cs/>
                <w:sz w:val="28"/>
                <w:szCs w:val="28"/>
                <w:lang w:val="en-US" w:eastAsia="zh-CN"/>
              </w:rPr>
              <w:t>8月28日</w:t>
            </w:r>
          </w:p>
        </w:tc>
        <w:tc>
          <w:tcPr>
            <w:tcW w:w="1944" w:type="dxa"/>
            <w:vAlign w:val="center"/>
          </w:tcPr>
          <w:p w14:paraId="5EE00627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仿宋" w:cs="Times New Roman Regular"/>
                <w:bCs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</w:rPr>
              <w:t>9：00-11：30</w:t>
            </w:r>
          </w:p>
        </w:tc>
        <w:tc>
          <w:tcPr>
            <w:tcW w:w="2360" w:type="dxa"/>
            <w:vAlign w:val="center"/>
          </w:tcPr>
          <w:p w14:paraId="36A791BC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仿宋" w:cs="Times New Roman Regular"/>
                <w:bCs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</w:rPr>
              <w:t>津南</w:t>
            </w: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  <w:lang w:val="en-US" w:eastAsia="zh-CN"/>
              </w:rPr>
              <w:t>校区</w:t>
            </w: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</w:rPr>
              <w:t>大通学生活动中心 F202</w:t>
            </w:r>
          </w:p>
        </w:tc>
        <w:tc>
          <w:tcPr>
            <w:tcW w:w="2962" w:type="dxa"/>
            <w:vAlign w:val="center"/>
          </w:tcPr>
          <w:p w14:paraId="331B912B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仿宋" w:cs="Times New Roman Regular"/>
                <w:bCs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  <w:highlight w:val="none"/>
                <w:lang w:val="en-US" w:eastAsia="zh-CN"/>
              </w:rPr>
              <w:t>主题研讨成果分享暨训练营结业仪式</w:t>
            </w:r>
          </w:p>
        </w:tc>
      </w:tr>
      <w:tr w14:paraId="1D63F7B5">
        <w:trPr>
          <w:trHeight w:val="621" w:hRule="atLeast"/>
          <w:jc w:val="center"/>
        </w:trPr>
        <w:tc>
          <w:tcPr>
            <w:tcW w:w="1328" w:type="dxa"/>
            <w:vMerge w:val="continue"/>
            <w:vAlign w:val="center"/>
          </w:tcPr>
          <w:p w14:paraId="565FED7E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仿宋" w:cs="Times New Roman Regular"/>
                <w:bCs/>
                <w:sz w:val="28"/>
                <w:szCs w:val="28"/>
              </w:rPr>
            </w:pPr>
          </w:p>
        </w:tc>
        <w:tc>
          <w:tcPr>
            <w:tcW w:w="1944" w:type="dxa"/>
            <w:vAlign w:val="center"/>
          </w:tcPr>
          <w:p w14:paraId="7B9383DA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仿宋" w:cs="Times New Roman Regular"/>
                <w:bCs/>
                <w:sz w:val="28"/>
                <w:szCs w:val="28"/>
              </w:rPr>
            </w:pP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  <w:lang w:val="en-US" w:eastAsia="zh-CN"/>
              </w:rPr>
              <w:t>下午</w:t>
            </w:r>
          </w:p>
        </w:tc>
        <w:tc>
          <w:tcPr>
            <w:tcW w:w="5322" w:type="dxa"/>
            <w:gridSpan w:val="2"/>
            <w:vAlign w:val="center"/>
          </w:tcPr>
          <w:p w14:paraId="533A14C1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  <w:lang w:val="en-US" w:eastAsia="zh-CN"/>
              </w:rPr>
              <w:t>收拾行李和临时宿舍的卫生，</w:t>
            </w:r>
          </w:p>
          <w:p w14:paraId="2185FF6E">
            <w:pPr>
              <w:adjustRightInd w:val="0"/>
              <w:snapToGrid w:val="0"/>
              <w:jc w:val="center"/>
              <w:rPr>
                <w:rFonts w:hint="default" w:ascii="Times New Roman Regular" w:hAnsi="Times New Roman Regular" w:eastAsia="仿宋" w:cs="Times New Roman Regular"/>
                <w:bCs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仿宋" w:cs="Times New Roman Regular"/>
                <w:bCs/>
                <w:sz w:val="24"/>
                <w:szCs w:val="24"/>
                <w:lang w:val="en-US" w:eastAsia="zh-CN"/>
              </w:rPr>
              <w:t>14点八里台同学乘车返回</w:t>
            </w:r>
          </w:p>
        </w:tc>
      </w:tr>
    </w:tbl>
    <w:p w14:paraId="0F941E20">
      <w:pPr>
        <w:adjustRightInd w:val="0"/>
        <w:snapToGrid w:val="0"/>
        <w:spacing w:line="615" w:lineRule="exact"/>
        <w:ind w:firstLine="640" w:firstLineChars="200"/>
        <w:rPr>
          <w:rFonts w:hint="default" w:ascii="Times New Roman Regular" w:hAnsi="Times New Roman Regular" w:eastAsia="仿宋" w:cs="Times New Roman Regular"/>
          <w:sz w:val="32"/>
          <w:szCs w:val="32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sz w:val="32"/>
          <w:szCs w:val="32"/>
          <w:lang w:val="en-US" w:eastAsia="zh-CN"/>
        </w:rPr>
        <w:t>以上安排会根据实际情况进行调整，如有调整会及时通知参训学员。</w:t>
      </w:r>
    </w:p>
    <w:p w14:paraId="5324772E">
      <w:pPr>
        <w:adjustRightInd w:val="0"/>
        <w:snapToGrid w:val="0"/>
        <w:spacing w:line="615" w:lineRule="exact"/>
        <w:ind w:firstLine="640" w:firstLineChars="200"/>
        <w:rPr>
          <w:rFonts w:hint="default" w:ascii="Times New Roman Regular" w:hAnsi="Times New Roman Regular" w:eastAsia="黑体" w:cs="Times New Roman Regular"/>
          <w:sz w:val="32"/>
          <w:szCs w:val="32"/>
        </w:rPr>
      </w:pPr>
      <w:r>
        <w:rPr>
          <w:rFonts w:hint="default" w:ascii="Times New Roman Regular" w:hAnsi="Times New Roman Regular" w:eastAsia="黑体" w:cs="Times New Roman Regular"/>
          <w:sz w:val="32"/>
          <w:szCs w:val="32"/>
        </w:rPr>
        <w:t>五、注意事项</w:t>
      </w:r>
    </w:p>
    <w:p w14:paraId="38FD0AEF">
      <w:pPr>
        <w:adjustRightInd w:val="0"/>
        <w:snapToGrid w:val="0"/>
        <w:spacing w:line="615" w:lineRule="exact"/>
        <w:ind w:firstLine="640" w:firstLineChars="200"/>
        <w:rPr>
          <w:rFonts w:hint="default" w:ascii="Times New Roman Regular" w:hAnsi="Times New Roman Regular" w:eastAsia="仿宋" w:cs="Times New Roman Regular"/>
          <w:sz w:val="32"/>
          <w:szCs w:val="32"/>
        </w:rPr>
      </w:pPr>
      <w:r>
        <w:rPr>
          <w:rFonts w:hint="default" w:ascii="Times New Roman Regular" w:hAnsi="Times New Roman Regular" w:eastAsia="仿宋" w:cs="Times New Roman Regular"/>
          <w:sz w:val="32"/>
          <w:szCs w:val="32"/>
        </w:rPr>
        <w:t>1.各学院注意对推荐学生身</w:t>
      </w:r>
      <w:r>
        <w:rPr>
          <w:rFonts w:hint="default" w:ascii="Times New Roman Regular" w:hAnsi="Times New Roman Regular" w:eastAsia="仿宋" w:cs="Times New Roman Regular"/>
          <w:sz w:val="32"/>
          <w:szCs w:val="32"/>
          <w:lang w:val="en-US" w:eastAsia="zh-CN"/>
        </w:rPr>
        <w:t>心</w:t>
      </w:r>
      <w:r>
        <w:rPr>
          <w:rFonts w:hint="default" w:ascii="Times New Roman Regular" w:hAnsi="Times New Roman Regular" w:eastAsia="仿宋" w:cs="Times New Roman Regular"/>
          <w:sz w:val="32"/>
          <w:szCs w:val="32"/>
        </w:rPr>
        <w:t>素质的把关，并做好相关安全教育，提示学生严格遵守培训安全要求并熟知安全预案。</w:t>
      </w:r>
    </w:p>
    <w:p w14:paraId="5E9949E4">
      <w:pPr>
        <w:adjustRightInd w:val="0"/>
        <w:snapToGrid w:val="0"/>
        <w:spacing w:line="615" w:lineRule="exact"/>
        <w:ind w:firstLine="640" w:firstLineChars="200"/>
        <w:rPr>
          <w:rFonts w:hint="default" w:ascii="Times New Roman Regular" w:hAnsi="Times New Roman Regular" w:eastAsia="仿宋" w:cs="Times New Roman Regular"/>
          <w:sz w:val="32"/>
          <w:szCs w:val="32"/>
        </w:rPr>
      </w:pPr>
      <w:r>
        <w:rPr>
          <w:rFonts w:hint="default" w:ascii="Times New Roman Regular" w:hAnsi="Times New Roman Regular" w:eastAsia="仿宋" w:cs="Times New Roman Regular"/>
          <w:sz w:val="32"/>
          <w:szCs w:val="32"/>
        </w:rPr>
        <w:t>2.各学院督促参训学生按时参加培训，严格遵守培训纪律，按计划完成培训内容，不得无故缺席、迟到、早退。</w:t>
      </w:r>
    </w:p>
    <w:p w14:paraId="39B48C37">
      <w:pPr>
        <w:adjustRightInd w:val="0"/>
        <w:snapToGrid w:val="0"/>
        <w:spacing w:line="615" w:lineRule="exact"/>
        <w:ind w:firstLine="640" w:firstLineChars="200"/>
        <w:rPr>
          <w:rFonts w:hint="default" w:ascii="Times New Roman Regular" w:hAnsi="Times New Roman Regular" w:eastAsia="仿宋" w:cs="Times New Roman Regular"/>
          <w:sz w:val="32"/>
          <w:szCs w:val="32"/>
        </w:rPr>
      </w:pPr>
      <w:r>
        <w:rPr>
          <w:rFonts w:hint="default" w:ascii="Times New Roman Regular" w:hAnsi="Times New Roman Regular" w:eastAsia="仿宋" w:cs="Times New Roman Regular"/>
          <w:sz w:val="32"/>
          <w:szCs w:val="32"/>
        </w:rPr>
        <w:t>3.党委学生工作部将于培训结束后向各学院反馈学员在训期间表现，为各学院开展后续教育培养工作提供参考。</w:t>
      </w:r>
    </w:p>
    <w:p w14:paraId="5E73F265">
      <w:pPr>
        <w:adjustRightInd w:val="0"/>
        <w:snapToGrid w:val="0"/>
        <w:spacing w:line="615" w:lineRule="exact"/>
        <w:ind w:firstLine="640" w:firstLineChars="200"/>
        <w:rPr>
          <w:rFonts w:hint="default" w:ascii="Times New Roman Regular" w:hAnsi="Times New Roman Regular" w:eastAsia="仿宋" w:cs="Times New Roman Regular"/>
          <w:sz w:val="32"/>
          <w:szCs w:val="32"/>
        </w:rPr>
      </w:pPr>
      <w:r>
        <w:rPr>
          <w:rFonts w:ascii="Times New Roman Regular" w:hAnsi="Times New Roman Regular" w:eastAsia="仿宋" w:cs="Times New Roman Regular"/>
          <w:sz w:val="32"/>
          <w:szCs w:val="32"/>
        </w:rPr>
        <w:t>4.</w:t>
      </w:r>
      <w:r>
        <w:rPr>
          <w:rFonts w:hint="default" w:ascii="Times New Roman Regular" w:hAnsi="Times New Roman Regular" w:eastAsia="仿宋" w:cs="Times New Roman Regular"/>
          <w:sz w:val="32"/>
          <w:szCs w:val="32"/>
        </w:rPr>
        <w:t>各学院要接续培养好参加新生训练营的学员，为他们提供成长发展平台，在迎新、军训、新生教育等阶段安排学员承担重任，冲锋在前，锻炼成长，逐步成长为公能兼备的学生骨干。</w:t>
      </w:r>
    </w:p>
    <w:p w14:paraId="7DFFEDEA">
      <w:pPr>
        <w:adjustRightInd w:val="0"/>
        <w:snapToGrid w:val="0"/>
        <w:spacing w:line="615" w:lineRule="exact"/>
        <w:ind w:firstLine="640" w:firstLineChars="200"/>
        <w:rPr>
          <w:rFonts w:hint="default" w:ascii="Times New Roman Regular" w:hAnsi="Times New Roman Regular" w:eastAsia="黑体" w:cs="Times New Roman Regular"/>
          <w:sz w:val="32"/>
          <w:szCs w:val="32"/>
          <w:lang w:val="en-US" w:eastAsia="zh-CN"/>
        </w:rPr>
      </w:pPr>
      <w:r>
        <w:rPr>
          <w:rFonts w:hint="default" w:ascii="Times New Roman Regular" w:hAnsi="Times New Roman Regular" w:eastAsia="黑体" w:cs="Times New Roman Regular"/>
          <w:sz w:val="32"/>
          <w:szCs w:val="32"/>
          <w:lang w:val="en-US" w:eastAsia="zh-CN"/>
        </w:rPr>
        <w:t>六</w:t>
      </w:r>
      <w:r>
        <w:rPr>
          <w:rFonts w:hint="default" w:ascii="Times New Roman Regular" w:hAnsi="Times New Roman Regular" w:eastAsia="黑体" w:cs="Times New Roman Regular"/>
          <w:sz w:val="32"/>
          <w:szCs w:val="32"/>
        </w:rPr>
        <w:t>、</w:t>
      </w:r>
      <w:r>
        <w:rPr>
          <w:rFonts w:hint="default" w:ascii="Times New Roman Regular" w:hAnsi="Times New Roman Regular" w:eastAsia="黑体" w:cs="Times New Roman Regular"/>
          <w:sz w:val="32"/>
          <w:szCs w:val="32"/>
          <w:lang w:val="en-US" w:eastAsia="zh-CN"/>
        </w:rPr>
        <w:t>材料提交</w:t>
      </w:r>
    </w:p>
    <w:p w14:paraId="12A7F3FA">
      <w:pPr>
        <w:adjustRightInd w:val="0"/>
        <w:snapToGrid w:val="0"/>
        <w:spacing w:line="615" w:lineRule="exact"/>
        <w:ind w:firstLine="640" w:firstLineChars="200"/>
        <w:rPr>
          <w:rFonts w:hint="default" w:ascii="Times New Roman Regular" w:hAnsi="Times New Roman Regular" w:eastAsia="仿宋" w:cs="Times New Roman Regular"/>
          <w:sz w:val="32"/>
          <w:szCs w:val="32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sz w:val="32"/>
          <w:szCs w:val="32"/>
          <w:lang w:val="en-US" w:eastAsia="zh-CN"/>
        </w:rPr>
        <w:t>请各学院在8月2</w:t>
      </w:r>
      <w:ins w:id="0" w:author="Yuuzuki" w:date="2026-08-03T16:23:18Z">
        <w:r>
          <w:rPr>
            <w:rFonts w:hint="eastAsia" w:ascii="Times New Roman Regular" w:hAnsi="Times New Roman Regular" w:eastAsia="仿宋" w:cs="Times New Roman Regular"/>
            <w:sz w:val="32"/>
            <w:szCs w:val="32"/>
            <w:lang w:val="en-US" w:eastAsia="zh-CN"/>
          </w:rPr>
          <w:t>1</w:t>
        </w:r>
      </w:ins>
      <w:del w:id="1" w:author="Yuuzuki" w:date="2026-08-03T16:23:18Z">
        <w:bookmarkStart w:id="0" w:name="_GoBack"/>
        <w:bookmarkEnd w:id="0"/>
        <w:r>
          <w:rPr>
            <w:rFonts w:hint="default" w:ascii="Times New Roman Regular" w:hAnsi="Times New Roman Regular" w:eastAsia="仿宋" w:cs="Times New Roman Regular"/>
            <w:sz w:val="32"/>
            <w:szCs w:val="32"/>
            <w:lang w:val="en-US" w:eastAsia="zh-CN"/>
          </w:rPr>
          <w:delText>0</w:delText>
        </w:r>
      </w:del>
      <w:r>
        <w:rPr>
          <w:rFonts w:hint="default" w:ascii="Times New Roman Regular" w:hAnsi="Times New Roman Regular" w:eastAsia="仿宋" w:cs="Times New Roman Regular"/>
          <w:sz w:val="32"/>
          <w:szCs w:val="32"/>
          <w:lang w:val="en-US" w:eastAsia="zh-CN"/>
        </w:rPr>
        <w:t>日18：00前将推荐汇总表和学生个人简历反馈至本OA。</w:t>
      </w:r>
    </w:p>
    <w:p w14:paraId="34E0E53A">
      <w:pPr>
        <w:adjustRightInd w:val="0"/>
        <w:snapToGrid w:val="0"/>
        <w:spacing w:line="615" w:lineRule="exact"/>
        <w:ind w:firstLine="640" w:firstLineChars="200"/>
        <w:rPr>
          <w:rFonts w:hint="default" w:ascii="Times New Roman Regular" w:hAnsi="Times New Roman Regular" w:eastAsia="仿宋" w:cs="Times New Roman Regular"/>
          <w:sz w:val="32"/>
          <w:szCs w:val="32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sz w:val="32"/>
          <w:szCs w:val="32"/>
          <w:lang w:val="en-US" w:eastAsia="zh-CN"/>
        </w:rPr>
        <w:t xml:space="preserve">联系人：李金宸 </w:t>
      </w:r>
      <w:r>
        <w:rPr>
          <w:rFonts w:hint="default" w:ascii="Times New Roman Regular" w:hAnsi="Times New Roman Regular" w:eastAsia="仿宋" w:cs="Times New Roman Regular"/>
          <w:sz w:val="32"/>
          <w:szCs w:val="32"/>
          <w:highlight w:val="none"/>
          <w:lang w:val="en-US" w:eastAsia="zh-CN"/>
        </w:rPr>
        <w:t>15022776623</w:t>
      </w:r>
    </w:p>
    <w:p w14:paraId="0883C82D">
      <w:pPr>
        <w:adjustRightInd w:val="0"/>
        <w:snapToGrid w:val="0"/>
        <w:spacing w:line="615" w:lineRule="exact"/>
        <w:ind w:firstLine="1920" w:firstLineChars="600"/>
        <w:rPr>
          <w:rFonts w:hint="default" w:ascii="Times New Roman Regular" w:hAnsi="Times New Roman Regular" w:eastAsia="仿宋" w:cs="Times New Roman Regular"/>
          <w:sz w:val="32"/>
          <w:szCs w:val="32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sz w:val="32"/>
          <w:szCs w:val="32"/>
          <w:lang w:val="en-US" w:eastAsia="zh-CN"/>
        </w:rPr>
        <w:t>魏昊宇</w:t>
      </w:r>
      <w:r>
        <w:rPr>
          <w:rFonts w:hint="default" w:ascii="Times New Roman Regular" w:hAnsi="Times New Roman Regular" w:eastAsia="仿宋" w:cs="Times New Roman Regular"/>
          <w:sz w:val="32"/>
          <w:szCs w:val="32"/>
          <w:lang w:val="en-US" w:eastAsia="zh-CN"/>
        </w:rPr>
        <w:t xml:space="preserve"> 1</w:t>
      </w:r>
      <w:r>
        <w:rPr>
          <w:rFonts w:hint="default" w:ascii="Times New Roman Regular" w:hAnsi="Times New Roman Regular" w:eastAsia="仿宋" w:cs="Times New Roman Regular"/>
          <w:sz w:val="32"/>
          <w:szCs w:val="32"/>
          <w:lang w:val="en-US" w:eastAsia="zh-CN"/>
        </w:rPr>
        <w:t>8522599291</w:t>
      </w:r>
    </w:p>
    <w:p w14:paraId="63DD2AC4">
      <w:pPr>
        <w:tabs>
          <w:tab w:val="left" w:pos="3534"/>
        </w:tabs>
        <w:bidi w:val="0"/>
        <w:jc w:val="both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ab/>
      </w:r>
    </w:p>
    <w:p w14:paraId="0952100A">
      <w:pPr>
        <w:adjustRightInd w:val="0"/>
        <w:snapToGrid w:val="0"/>
        <w:spacing w:line="615" w:lineRule="exact"/>
        <w:ind w:firstLine="640" w:firstLineChars="200"/>
        <w:jc w:val="right"/>
        <w:rPr>
          <w:rFonts w:hint="default" w:ascii="Times New Roman Regular" w:hAnsi="Times New Roman Regular" w:eastAsia="仿宋" w:cs="Times New Roman Regular"/>
          <w:sz w:val="32"/>
          <w:szCs w:val="32"/>
          <w:lang w:val="en-US" w:eastAsia="zh-CN"/>
        </w:rPr>
      </w:pPr>
    </w:p>
    <w:p w14:paraId="7C091D8B">
      <w:pPr>
        <w:adjustRightInd w:val="0"/>
        <w:snapToGrid w:val="0"/>
        <w:spacing w:line="615" w:lineRule="exact"/>
        <w:ind w:firstLine="640" w:firstLineChars="200"/>
        <w:jc w:val="right"/>
        <w:rPr>
          <w:rFonts w:hint="default" w:ascii="Times New Roman Regular" w:hAnsi="Times New Roman Regular" w:eastAsia="仿宋" w:cs="Times New Roman Regular"/>
          <w:sz w:val="32"/>
          <w:szCs w:val="32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sz w:val="32"/>
          <w:szCs w:val="32"/>
          <w:lang w:val="en-US" w:eastAsia="zh-CN"/>
        </w:rPr>
        <w:t>党委学生工作部</w:t>
      </w:r>
    </w:p>
    <w:p w14:paraId="20E73155">
      <w:pPr>
        <w:adjustRightInd w:val="0"/>
        <w:snapToGrid w:val="0"/>
        <w:spacing w:line="615" w:lineRule="exact"/>
        <w:ind w:firstLine="640" w:firstLineChars="200"/>
        <w:jc w:val="right"/>
        <w:rPr>
          <w:rFonts w:hint="default" w:ascii="Times New Roman Regular" w:hAnsi="Times New Roman Regular" w:eastAsia="仿宋" w:cs="Times New Roman Regular"/>
          <w:sz w:val="32"/>
          <w:szCs w:val="32"/>
          <w:lang w:val="en-US" w:eastAsia="zh-CN"/>
        </w:rPr>
      </w:pPr>
      <w:r>
        <w:rPr>
          <w:rFonts w:hint="default" w:ascii="Times New Roman Regular" w:hAnsi="Times New Roman Regular" w:eastAsia="仿宋" w:cs="Times New Roman Regular"/>
          <w:sz w:val="32"/>
          <w:szCs w:val="32"/>
          <w:lang w:val="en-US" w:eastAsia="zh-CN"/>
        </w:rPr>
        <w:t>202</w:t>
      </w:r>
      <w:r>
        <w:rPr>
          <w:rFonts w:hint="default" w:ascii="Times New Roman Regular" w:hAnsi="Times New Roman Regular" w:eastAsia="仿宋" w:cs="Times New Roman Regular"/>
          <w:sz w:val="32"/>
          <w:szCs w:val="32"/>
          <w:lang w:val="en-US" w:eastAsia="zh-CN"/>
        </w:rPr>
        <w:t>6</w:t>
      </w:r>
      <w:r>
        <w:rPr>
          <w:rFonts w:hint="default" w:ascii="Times New Roman Regular" w:hAnsi="Times New Roman Regular" w:eastAsia="仿宋" w:cs="Times New Roman Regular"/>
          <w:sz w:val="32"/>
          <w:szCs w:val="32"/>
          <w:lang w:val="en-US" w:eastAsia="zh-CN"/>
        </w:rPr>
        <w:t>年8月</w:t>
      </w:r>
      <w:r>
        <w:rPr>
          <w:rFonts w:hint="default" w:ascii="Times New Roman Regular" w:hAnsi="Times New Roman Regular" w:eastAsia="仿宋" w:cs="Times New Roman Regular"/>
          <w:sz w:val="32"/>
          <w:szCs w:val="32"/>
          <w:lang w:val="en-US" w:eastAsia="zh-CN"/>
        </w:rPr>
        <w:t>3</w:t>
      </w:r>
      <w:r>
        <w:rPr>
          <w:rFonts w:hint="default" w:ascii="Times New Roman Regular" w:hAnsi="Times New Roman Regular" w:eastAsia="仿宋" w:cs="Times New Roman Regular"/>
          <w:sz w:val="32"/>
          <w:szCs w:val="32"/>
          <w:lang w:val="en-US" w:eastAsia="zh-CN"/>
        </w:rPr>
        <w:t>日</w:t>
      </w:r>
    </w:p>
    <w:sectPr>
      <w:footerReference r:id="rId3" w:type="default"/>
      <w:pgSz w:w="11906" w:h="16838"/>
      <w:pgMar w:top="2098" w:right="1474" w:bottom="1984" w:left="1587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4A54F553-95F7-69A8-F74F-706A8FEEA515}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  <w:embedRegular r:id="rId2" w:fontKey="{5F976E57-F8AD-B159-F74F-706AD9BAB6CC}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  <w:embedRegular r:id="rId3" w:fontKey="{77C8223D-4F0A-3C60-F74F-706AFB68EDB0}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4" w:fontKey="{146907DB-0406-AAA9-F74F-706AC51641FB}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3FF166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B4B34F">
                          <w:pPr>
                            <w:pStyle w:val="2"/>
                          </w:pPr>
                          <w:r>
                            <w:t>—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CB4B34F">
                    <w:pPr>
                      <w:pStyle w:val="2"/>
                    </w:pPr>
                    <w:r>
                      <w:t>—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Yuuzuki">
    <w15:presenceInfo w15:providerId="WPS Office" w15:userId="383991749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NotDisplayPageBoundaries w:val="1"/>
  <w:embedTrueTypeFonts/>
  <w:saveSubsetFonts/>
  <w:bordersDoNotSurroundHeader w:val="1"/>
  <w:bordersDoNotSurroundFooter w:val="1"/>
  <w:revisionView w:markup="0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497B372F"/>
    <w:rsid w:val="05032973"/>
    <w:rsid w:val="0B742059"/>
    <w:rsid w:val="192E716B"/>
    <w:rsid w:val="19F416DC"/>
    <w:rsid w:val="1A4C59BC"/>
    <w:rsid w:val="24A80CA1"/>
    <w:rsid w:val="25C075B2"/>
    <w:rsid w:val="34F82570"/>
    <w:rsid w:val="378828AA"/>
    <w:rsid w:val="3AB4363E"/>
    <w:rsid w:val="3C57218D"/>
    <w:rsid w:val="497B372F"/>
    <w:rsid w:val="51F773C8"/>
    <w:rsid w:val="5C9E78FD"/>
    <w:rsid w:val="684352D5"/>
    <w:rsid w:val="974FE83B"/>
    <w:rsid w:val="AEFFFD40"/>
    <w:rsid w:val="B3FB6E78"/>
    <w:rsid w:val="F7366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981</Words>
  <Characters>1096</Characters>
  <Lines>0</Lines>
  <Paragraphs>0</Paragraphs>
  <TotalTime>1</TotalTime>
  <ScaleCrop>false</ScaleCrop>
  <LinksUpToDate>false</LinksUpToDate>
  <CharactersWithSpaces>1104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2024-08-03T14:39:00Z</dcterms:created>
  <dc:creator>AndyYummy</dc:creator>
  <cp:lastModifiedBy>Yuuzuki</cp:lastModifiedBy>
  <dcterms:modified xsi:type="dcterms:W3CDTF">2026-08-03T16:23:19Z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A8D5ABE62F99C6ACE8BD6E6A36AE991D_43</vt:lpwstr>
  </property>
  <property fmtid="{D5CDD505-2E9C-101B-9397-08002B2CF9AE}" pid="4" name="KSOTemplateDocerSaveRecord">
    <vt:lpwstr>eyJoZGlkIjoiYWQ0ZjIxNzQ5YmRjMjBlOTExNDUwZjBmZTA1YjBhOTUiLCJ1c2VySWQiOiIxMDM3NzQyMTEzIn0=</vt:lpwstr>
  </property>
</Properties>
</file>